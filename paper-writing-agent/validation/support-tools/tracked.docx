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check</w:t>
      </w:r>
    </w:p>
    <w:p>
      <w:pPr>
        <w:pStyle w:val="Heading1"/>
      </w:pPr>
      <w:r>
        <w:t>Results</w:t>
      </w:r>
    </w:p>
    <w:p>
      <w:del w:id="1" w:author="Test Editor" w:date="2026-09-11T11:06:15Z">
        <w:r>
          <w:delText xml:space="preserve">The risk ratio</w:delText>
        </w:r>
      </w:del>
      <w:ins w:id="2" w:author="Test Editor" w:date="2026-09-11T11:06:15Z">
        <w:r>
          <w:t xml:space="preserve">The unadjusted risk ratio</w:t>
        </w:r>
      </w:ins>
      <w:r>
        <w:t xml:space="preserve"> was 0.67 (95% CI, 0.35–1.26).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Events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manuscript check</dc:title>
  <dc:subject/>
  <dc:creator>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